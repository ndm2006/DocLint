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L1hustcover"/>
        <w:keepNext w:val="0"/>
        <w:keepLines w:val="1"/>
        <w:widowControl w:val="1"/>
        <w:snapToGrid w:val="0"/>
        <w:spacing w:line="300" w:lineRule="auto" w:before="160" w:after="160"/>
        <w:ind w:left="0" w:right="0" w:firstLine="0"/>
        <w:jc w:val="center"/>
        <w:outlineLvl w:val="9"/>
      </w:pPr>
      <w:r>
        <w:rPr>
          <w:rFonts w:ascii="Times New Roman" w:hAnsi="Times New Roman" w:cs="Times New Roman"/>
          <w:b w:val="1"/>
          <w:color w:val="000000"/>
          <w:sz w:val="28"/>
          <w:szCs w:val="28"/>
        </w:rPr>
        <w:t>TRƯỜNG ĐẠI HỌC THỬ NGHIỆM</w:t>
      </w:r>
    </w:p>
    <w:p>
      <w:pPr>
        <w:pStyle w:val="DL1hustcover"/>
        <w:keepNext w:val="0"/>
        <w:keepLines w:val="1"/>
        <w:widowControl w:val="1"/>
        <w:snapToGrid w:val="0"/>
        <w:spacing w:line="300" w:lineRule="auto" w:before="1457" w:after="360"/>
        <w:ind w:left="0" w:right="0" w:firstLine="0"/>
        <w:jc w:val="center"/>
        <w:outlineLvl w:val="9"/>
      </w:pPr>
      <w:r>
        <w:rPr>
          <w:rFonts w:ascii="Times New Roman" w:hAnsi="Times New Roman" w:cs="Times New Roman"/>
          <w:b w:val="1"/>
          <w:color w:val="000000"/>
          <w:sz w:val="44"/>
          <w:szCs w:val="44"/>
        </w:rPr>
        <w:t>BÁO CÁO MÔN HỌC</w:t>
      </w:r>
    </w:p>
    <w:p>
      <w:pPr>
        <w:pStyle w:val="DL1hustcover"/>
        <w:keepNext w:val="0"/>
        <w:keepLines w:val="1"/>
        <w:widowControl w:val="1"/>
        <w:snapToGrid w:val="0"/>
        <w:spacing w:line="300" w:lineRule="auto" w:before="320" w:after="240"/>
        <w:ind w:left="0" w:right="0" w:firstLine="0"/>
        <w:jc w:val="center"/>
        <w:outlineLvl w:val="9"/>
      </w:pPr>
      <w:r>
        <w:rPr>
          <w:rFonts w:ascii="Times New Roman" w:hAnsi="Times New Roman" w:cs="Times New Roman"/>
          <w:b w:val="1"/>
          <w:color w:val="000000"/>
          <w:sz w:val="30"/>
          <w:szCs w:val="30"/>
        </w:rPr>
        <w:t>Đề tài: Bảo toàn dữ liệu Word</w:t>
      </w:r>
    </w:p>
    <w:p>
      <w:r>
        <w:br w:type="page"/>
      </w:r>
    </w:p>
    <w:p>
      <w:r>
        <w:rPr>
          <w:b/>
        </w:rPr>
        <w:t>CHƯƠNG 1. TỔNG QUAN</w:t>
      </w:r>
    </w:p>
    <w:p>
      <w:r>
        <w:rPr>
          <w:b/>
        </w:rPr>
        <w:t>1.1. Mục tiêu và phạm vi</w:t>
      </w:r>
    </w:p>
    <w:p>
      <w:pPr>
        <w:pStyle w:val="DL1hustbody"/>
        <w:keepNext w:val="0"/>
        <w:keepLines w:val="0"/>
        <w:widowControl w:val="1"/>
        <w:snapToGrid w:val="0"/>
        <w:spacing w:line="360" w:lineRule="auto" w:before="120" w:after="120"/>
        <w:ind w:left="0" w:right="0" w:firstLine="7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Đây là nội dung gốc cần giữ nguyên: tiếng Việt, 42, 3.14 và dấu câu. </w:t>
      </w:r>
      <w:r>
        <w:rPr>
          <w:rFonts w:ascii="Times New Roman" w:hAnsi="Times New Roman" w:cs="Times New Roman"/>
          <w:i/>
          <w:sz w:val="26"/>
          <w:szCs w:val="26"/>
        </w:rPr>
        <w:t>Phần nhấn mạnh vẫn được giữ.</w:t>
      </w:r>
    </w:p>
    <w:p>
      <w:pPr>
        <w:pStyle w:val="DL1hustbody"/>
        <w:keepNext w:val="0"/>
        <w:keepLines w:val="0"/>
        <w:widowControl w:val="1"/>
        <w:snapToGrid w:val="0"/>
        <w:spacing w:line="360" w:lineRule="auto" w:before="120" w:after="120"/>
        <w:jc w:val="left"/>
      </w:pPr>
      <w:r>
        <w:rPr>
          <w:rFonts w:ascii="Times New Roman" w:hAnsi="Times New Roman" w:cs="Times New Roman"/>
          <w:sz w:val="26"/>
          <w:szCs w:val="26"/>
        </w:rPr>
        <w:tab/>
        <w:t>Không được xóa Tab bên trong</w:t>
        <w:tab/>
        <w:t>dữ liệu.</w:t>
      </w:r>
    </w:p>
    <w:p>
      <w:pPr>
        <w:pStyle w:val="DL1hustmanual_list"/>
        <w:keepNext w:val="0"/>
        <w:keepLines w:val="0"/>
        <w:widowControl w:val="1"/>
        <w:snapToGrid w:val="0"/>
        <w:spacing w:line="360" w:lineRule="auto" w:before="0" w:after="80"/>
        <w:ind w:left="360" w:right="0" w:hanging="360"/>
        <w:jc w:val="both"/>
      </w:pPr>
      <w:r>
        <w:rPr>
          <w:rFonts w:ascii="Times New Roman" w:hAnsi="Times New Roman" w:cs="Times New Roman"/>
          <w:sz w:val="26"/>
          <w:szCs w:val="26"/>
        </w:rPr>
        <w:t>1. Chuẩn bị dữ liệu đầu vào</w:t>
      </w:r>
    </w:p>
    <w:p>
      <w:pPr>
        <w:pStyle w:val="DL1hustmanual_list"/>
        <w:keepNext w:val="0"/>
        <w:keepLines w:val="0"/>
        <w:widowControl w:val="1"/>
        <w:snapToGrid w:val="0"/>
        <w:spacing w:line="360" w:lineRule="auto" w:before="0" w:after="80"/>
        <w:ind w:left="360" w:right="0" w:hanging="360"/>
        <w:jc w:val="both"/>
      </w:pPr>
      <w:r>
        <w:rPr>
          <w:rFonts w:ascii="Times New Roman" w:hAnsi="Times New Roman" w:cs="Times New Roman"/>
          <w:sz w:val="26"/>
          <w:szCs w:val="26"/>
        </w:rPr>
        <w:t>2. Kiểm tra kết quả đầu ra</w:t>
      </w:r>
    </w:p>
    <w:p/>
    <w:p/>
    <w:p>
      <w:r>
        <w:t>CHƯƠNG 2. KẾT QUẢ</w:t>
      </w:r>
    </w:p>
    <w:p>
      <w:pPr>
        <w:pStyle w:val="DL1hustbody"/>
        <w:keepNext w:val="0"/>
        <w:keepLines w:val="0"/>
        <w:widowControl w:val="1"/>
        <w:snapToGrid w:val="0"/>
        <w:spacing w:line="360" w:lineRule="auto" w:before="120" w:after="120"/>
        <w:ind w:left="0" w:right="0" w:firstLine="720"/>
        <w:jc w:val="both"/>
      </w:pPr>
      <w:r>
        <w:rPr>
          <w:rFonts w:ascii="Times New Roman" w:hAnsi="Times New Roman" w:cs="Times New Roman"/>
          <w:sz w:val="26"/>
          <w:szCs w:val="26"/>
        </w:rPr>
        <w:t>Phần thân bài tiếp theo, không thay chữ để làm tài liệu đẹp hơn.</w:t>
      </w:r>
    </w:p>
    <w:tbl>
      <w:tblPr>
        <w:tblW w:type="dxa" w:w="9071"/>
        <w:jc w:val="center"/>
        <w:tblInd w:w="0" w:type="dxa"/>
        <w:tblBorders>
          <w:top w:val="single" w:sz="4" w:color="CDD6CD"/>
          <w:left w:val="single" w:sz="4" w:color="CDD6CD"/>
          <w:bottom w:val="single" w:sz="4" w:color="CDD6CD"/>
          <w:right w:val="single" w:sz="4" w:color="CDD6CD"/>
          <w:insideH w:val="single" w:sz="4" w:color="CDD6CD"/>
          <w:insideV w:val="single" w:sz="4" w:color="CDD6CD"/>
        </w:tblBorders>
        <w:tblLayout w:type="fixed"/>
        <w:tblCellMar>
          <w:top w:w="80" w:type="dxa"/>
          <w:bottom w:w="8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2095"/>
        <w:gridCol w:w="5054"/>
        <w:gridCol w:w="1922"/>
      </w:tblGrid>
      <w:tr>
        <w:trPr>
          <w:cantSplit w:val="1"/>
        </w:trPr>
        <w:tc>
          <w:tcPr>
            <w:tcW w:type="dxa" w:w="2095"/>
            <w:vAlign w:val="top"/>
          </w:tcPr>
          <w:p>
            <w:pPr>
              <w:pStyle w:val="DL1husttable"/>
              <w:keepNext w:val="1"/>
              <w:keepLines w:val="0"/>
              <w:widowControl w:val="1"/>
              <w:snapToGrid w:val="0"/>
              <w:spacing w:line="276" w:lineRule="auto" w:before="0" w:after="60"/>
              <w:ind w:left="0" w:right="0" w:firstLine="0"/>
              <w:jc w:val="left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Hạng mục</w:t>
            </w:r>
          </w:p>
        </w:tc>
        <w:tc>
          <w:tcPr>
            <w:tcW w:type="dxa" w:w="5054"/>
            <w:vAlign w:val="top"/>
          </w:tcPr>
          <w:p>
            <w:pPr>
              <w:pStyle w:val="DL1husttable"/>
              <w:keepNext w:val="1"/>
              <w:keepLines w:val="0"/>
              <w:widowControl w:val="1"/>
              <w:snapToGrid w:val="0"/>
              <w:spacing w:line="276" w:lineRule="auto" w:before="0" w:after="60"/>
              <w:ind w:left="0" w:right="0" w:firstLine="0"/>
              <w:jc w:val="left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</w:p>
        </w:tc>
        <w:tc>
          <w:tcPr>
            <w:tcW w:type="dxa" w:w="1922"/>
            <w:vAlign w:val="top"/>
          </w:tcPr>
          <w:p>
            <w:pPr>
              <w:pStyle w:val="DL1husttable"/>
              <w:keepNext w:val="1"/>
              <w:keepLines w:val="0"/>
              <w:widowControl w:val="1"/>
              <w:snapToGrid w:val="0"/>
              <w:spacing w:line="276" w:lineRule="auto" w:before="0" w:after="60"/>
              <w:ind w:left="0" w:right="0" w:firstLine="0"/>
              <w:jc w:val="left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Giá trị</w:t>
            </w:r>
          </w:p>
        </w:tc>
      </w:tr>
      <w:tr>
        <w:trPr>
          <w:cantSplit w:val="1"/>
        </w:trPr>
        <w:tc>
          <w:tcPr>
            <w:tcW w:type="dxa" w:w="2095"/>
            <w:vAlign w:val="top"/>
          </w:tcPr>
          <w:p>
            <w:pPr>
              <w:pStyle w:val="DL1husttable"/>
              <w:keepNext w:val="1"/>
              <w:keepLines w:val="0"/>
              <w:widowControl w:val="1"/>
              <w:snapToGrid w:val="0"/>
              <w:spacing w:line="276" w:lineRule="auto" w:before="0" w:after="60"/>
              <w:ind w:left="0" w:right="0" w:firstLine="0"/>
              <w:jc w:val="left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type="dxa" w:w="5054"/>
            <w:vAlign w:val="top"/>
          </w:tcPr>
          <w:p>
            <w:pPr>
              <w:pStyle w:val="DL1husttable"/>
              <w:keepNext w:val="1"/>
              <w:keepLines w:val="0"/>
              <w:widowControl w:val="1"/>
              <w:snapToGrid w:val="0"/>
              <w:spacing w:line="276" w:lineRule="auto" w:before="0" w:after="60"/>
              <w:ind w:left="0" w:right="0" w:firstLine="0"/>
              <w:jc w:val="left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Mô tả dài hơn giúp tính độ rộng</w:t>
            </w:r>
          </w:p>
        </w:tc>
        <w:tc>
          <w:tcPr>
            <w:tcW w:type="dxa" w:w="1922"/>
            <w:vAlign w:val="top"/>
          </w:tcPr>
          <w:p>
            <w:pPr>
              <w:pStyle w:val="DL1husttable"/>
              <w:keepNext w:val="1"/>
              <w:keepLines w:val="0"/>
              <w:widowControl w:val="1"/>
              <w:snapToGrid w:val="0"/>
              <w:spacing w:line="276" w:lineRule="auto" w:before="0" w:after="60"/>
              <w:ind w:left="0" w:right="0" w:firstLine="0"/>
              <w:jc w:val="right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0012</w:t>
            </w:r>
          </w:p>
        </w:tc>
      </w:tr>
      <w:tr>
        <w:trPr>
          <w:cantSplit w:val="1"/>
        </w:trPr>
        <w:tc>
          <w:tcPr>
            <w:tcW w:type="dxa" w:w="7149"/>
            <w:gridSpan w:val="2"/>
            <w:vAlign w:val="top"/>
          </w:tcPr>
          <w:p>
            <w:pPr>
              <w:pStyle w:val="DL1husttable"/>
              <w:keepNext w:val="0"/>
              <w:keepLines w:val="0"/>
              <w:widowControl w:val="1"/>
              <w:snapToGrid w:val="0"/>
              <w:spacing w:line="276" w:lineRule="auto" w:before="0" w:after="60"/>
              <w:ind w:left="0" w:right="0" w:firstLine="0"/>
              <w:jc w:val="left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type="dxa" w:w="1922"/>
            <w:vAlign w:val="top"/>
          </w:tcPr>
          <w:p>
            <w:pPr>
              <w:pStyle w:val="DL1husttable"/>
              <w:keepNext w:val="0"/>
              <w:keepLines w:val="0"/>
              <w:widowControl w:val="1"/>
              <w:snapToGrid w:val="0"/>
              <w:spacing w:line="276" w:lineRule="auto" w:before="0" w:after="60"/>
              <w:ind w:left="0" w:right="0" w:firstLine="0"/>
              <w:jc w:val="right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3,14</w:t>
            </w:r>
          </w:p>
        </w:tc>
      </w:tr>
    </w:tbl>
    <w:p>
      <w:pPr>
        <w:keepNext w:val="1"/>
        <w:keepLines w:val="1"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85" cy="57600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760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L1hustcaption"/>
        <w:keepNext w:val="0"/>
        <w:keepLines w:val="1"/>
        <w:widowControl w:val="1"/>
        <w:snapToGrid w:val="0"/>
        <w:spacing w:line="276" w:lineRule="auto" w:before="100" w:after="160"/>
        <w:ind w:left="0" w:right="0" w:firstLine="0"/>
        <w:jc w:val="center"/>
      </w:pPr>
      <w:r>
        <w:rPr>
          <w:rFonts w:ascii="Times New Roman" w:hAnsi="Times New Roman" w:cs="Times New Roman"/>
          <w:i w:val="1"/>
          <w:sz w:val="24"/>
          <w:szCs w:val="24"/>
        </w:rPr>
        <w:t>Hình 2.1. Minh họa không được đổi nội dung</w:t>
      </w:r>
    </w:p>
    <w:p>
      <m:oMath>
        <m:r>
          <m:t>E=mc²</m:t>
        </m:r>
      </m:oMath>
    </w:p>
    <w:p>
      <w:pPr>
        <w:pStyle w:val="DL1hustcode"/>
        <w:keepNext w:val="0"/>
        <w:keepLines w:val="1"/>
        <w:widowControl w:val="1"/>
        <w:pBdr>
          <w:left w:val="single" w:sz="12" w:space="8" w:color="CCD6D0"/>
        </w:pBdr>
        <w:shd w:val="clear" w:fill="F3F5F4"/>
        <w:snapToGrid w:val="0"/>
        <w:spacing w:line="260" w:lineRule="auto" w:before="120" w:after="120"/>
        <w:ind w:left="160" w:right="160" w:firstLine="0"/>
        <w:jc w:val="left"/>
      </w:pPr>
      <w:r>
        <w:rPr>
          <w:rFonts w:ascii="Consolas" w:hAnsi="Consolas" w:cs="Consolas"/>
          <w:sz w:val="21"/>
          <w:szCs w:val="21"/>
        </w:rPr>
        <w:t xml:space="preserve">  if x:</w:t>
        <w:br/>
        <w:t xml:space="preserve">    return 42</w:t>
      </w:r>
    </w:p>
    <w:p>
      <w:bookmarkStart w:id="77" w:name="ProtectedBlank"/>
    </w:p>
    <w:p>
      <w:r>
        <w:t xml:space="preserve">Không xóa revision: </w:t>
      </w:r>
      <w:ins w:id="9">
        <w:r>
          <w:t>nội dung sửa</w:t>
        </w:r>
      </w:ins>
    </w:p>
    <w:p>
      <w:pPr>
        <w:pStyle w:val="DL1hustheading1"/>
        <w:keepNext w:val="1"/>
        <w:keepLines w:val="1"/>
        <w:pageBreakBefore w:val="1"/>
        <w:widowControl w:val="1"/>
        <w:snapToGrid w:val="0"/>
        <w:spacing w:line="288" w:lineRule="auto" w:before="360" w:after="160"/>
        <w:ind w:left="0" w:right="0" w:firstLine="0"/>
        <w:jc w:val="left"/>
        <w:outlineLvl w:val="0"/>
      </w:pPr>
      <w:r>
        <w:rPr>
          <w:rFonts w:ascii="Times New Roman" w:hAnsi="Times New Roman" w:cs="Times New Roman"/>
          <w:b w:val="1"/>
          <w:color w:val="000000"/>
          <w:sz w:val="32"/>
          <w:szCs w:val="32"/>
        </w:rPr>
        <w:t>TÀI LIỆU THAM KHẢO</w:t>
      </w:r>
    </w:p>
    <w:p>
      <w:pPr>
        <w:pStyle w:val="DL1hustreference"/>
        <w:keepNext w:val="0"/>
        <w:keepLines w:val="0"/>
        <w:widowControl w:val="1"/>
        <w:snapToGrid w:val="0"/>
        <w:spacing w:line="360" w:lineRule="auto" w:before="0" w:after="80"/>
        <w:jc w:val="both"/>
      </w:pPr>
      <w:r>
        <w:rPr>
          <w:rFonts w:ascii="Times New Roman" w:hAnsi="Times New Roman" w:cs="Times New Roman"/>
          <w:sz w:val="26"/>
          <w:szCs w:val="26"/>
        </w:rPr>
        <w:t>[1] Tài liệu tham khảo, không thay chuẩn trích dẫn.</w:t>
      </w:r>
    </w:p>
    <w:p>
      <w:pPr>
        <w:pStyle w:val="DL1hustheading1"/>
        <w:keepNext w:val="1"/>
        <w:keepLines w:val="1"/>
        <w:pageBreakBefore w:val="1"/>
        <w:widowControl w:val="1"/>
        <w:snapToGrid w:val="0"/>
        <w:spacing w:line="288" w:lineRule="auto" w:before="360" w:after="160"/>
        <w:ind w:left="0" w:right="0" w:firstLine="0"/>
        <w:jc w:val="left"/>
        <w:outlineLvl w:val="0"/>
      </w:pPr>
      <w:r>
        <w:rPr>
          <w:rFonts w:ascii="Times New Roman" w:hAnsi="Times New Roman" w:cs="Times New Roman"/>
          <w:b w:val="1"/>
          <w:color w:val="000000"/>
          <w:sz w:val="32"/>
          <w:szCs w:val="32"/>
        </w:rPr>
        <w:t>PHỤ LỤC A</w:t>
      </w:r>
    </w:p>
    <w:p>
      <w:pPr>
        <w:pStyle w:val="DL1hustbody"/>
        <w:keepNext w:val="0"/>
        <w:keepLines w:val="0"/>
        <w:widowControl w:val="1"/>
        <w:snapToGrid w:val="0"/>
        <w:spacing w:line="360" w:lineRule="auto" w:before="120" w:after="120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  Khoảng trắng của phụ lục cần được giữ.  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134" w:right="1134" w:bottom="1134" w:left="1701" w:header="720" w:footer="720" w:gutter="0"/>
          <w:cols w:space="720"/>
          <w:docGrid w:linePitch="360"/>
        </w:sectPr>
      </w:pPr>
    </w:p>
    <w:p>
      <w:r>
        <w:t>Trang ngang giữ nguyên bố cục.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Chân trang gốc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Đầu trang gốc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DL1hustbody">
    <w:name w:val="DocLint hust body"/>
    <w:next w:val="DL1hustbody"/>
    <w:qFormat/>
    <w:pPr>
      <w:keepNext w:val="0"/>
      <w:keepLines w:val="0"/>
      <w:widowControl w:val="1"/>
      <w:snapToGrid w:val="0"/>
      <w:spacing w:line="360" w:lineRule="auto" w:before="120" w:after="120"/>
      <w:ind w:left="0" w:right="0" w:firstLine="720"/>
      <w:jc w:val="both"/>
    </w:pPr>
    <w:rPr>
      <w:rFonts w:ascii="Times New Roman" w:hAnsi="Times New Roman" w:cs="Times New Roman"/>
      <w:color w:val="000000"/>
      <w:sz w:val="26"/>
      <w:szCs w:val="26"/>
    </w:rPr>
  </w:style>
  <w:style w:type="paragraph" w:styleId="DL1hustcover">
    <w:name w:val="DocLint hust cover"/>
    <w:next w:val="DL1hustbody"/>
    <w:qFormat/>
    <w:pPr>
      <w:keepNext w:val="0"/>
      <w:keepLines w:val="1"/>
      <w:widowControl w:val="1"/>
      <w:snapToGrid w:val="0"/>
      <w:spacing w:line="300" w:lineRule="auto" w:before="180" w:after="180"/>
      <w:ind w:left="0" w:right="0" w:firstLine="0"/>
      <w:jc w:val="center"/>
    </w:pPr>
    <w:rPr>
      <w:rFonts w:ascii="Times New Roman" w:hAnsi="Times New Roman" w:cs="Times New Roman"/>
      <w:color w:val="000000"/>
      <w:sz w:val="26"/>
      <w:szCs w:val="26"/>
    </w:rPr>
  </w:style>
  <w:style w:type="paragraph" w:styleId="DL1hustmanual_list">
    <w:name w:val="DocLint hust manual_list"/>
    <w:next w:val="DL1hustbody"/>
    <w:qFormat/>
    <w:pPr>
      <w:keepNext w:val="0"/>
      <w:keepLines w:val="0"/>
      <w:widowControl w:val="1"/>
      <w:snapToGrid w:val="0"/>
      <w:spacing w:line="360" w:lineRule="auto" w:before="0" w:after="80"/>
      <w:ind w:left="360" w:right="0" w:hanging="360"/>
      <w:jc w:val="both"/>
    </w:pPr>
    <w:rPr>
      <w:rFonts w:ascii="Times New Roman" w:hAnsi="Times New Roman" w:cs="Times New Roman"/>
      <w:color w:val="000000"/>
      <w:sz w:val="26"/>
      <w:szCs w:val="26"/>
    </w:rPr>
  </w:style>
  <w:style w:type="paragraph" w:styleId="DL1husttable">
    <w:name w:val="DocLint hust table"/>
    <w:next w:val="DL1hustbody"/>
    <w:qFormat/>
    <w:pPr>
      <w:keepNext w:val="0"/>
      <w:keepLines w:val="0"/>
      <w:widowControl w:val="1"/>
      <w:snapToGrid w:val="0"/>
      <w:spacing w:line="276" w:lineRule="auto" w:before="0" w:after="60"/>
      <w:ind w:left="0" w:right="0" w:firstLine="0"/>
      <w:jc w:val="left"/>
    </w:pPr>
    <w:rPr>
      <w:rFonts w:ascii="Times New Roman" w:hAnsi="Times New Roman" w:cs="Times New Roman"/>
      <w:color w:val="000000"/>
      <w:sz w:val="26"/>
      <w:szCs w:val="26"/>
    </w:rPr>
  </w:style>
  <w:style w:type="paragraph" w:styleId="DL1hustcaption">
    <w:name w:val="DocLint hust caption"/>
    <w:next w:val="DL1hustbody"/>
    <w:qFormat/>
    <w:pPr>
      <w:keepNext w:val="0"/>
      <w:keepLines w:val="1"/>
      <w:widowControl w:val="1"/>
      <w:snapToGrid w:val="0"/>
      <w:spacing w:line="276" w:lineRule="auto" w:before="100" w:after="160"/>
      <w:ind w:left="0" w:right="0" w:firstLine="0"/>
      <w:jc w:val="center"/>
    </w:pPr>
    <w:rPr>
      <w:rFonts w:ascii="Times New Roman" w:hAnsi="Times New Roman" w:cs="Times New Roman"/>
      <w:i w:val="1"/>
      <w:color w:val="000000"/>
      <w:sz w:val="24"/>
      <w:szCs w:val="24"/>
    </w:rPr>
  </w:style>
  <w:style w:type="paragraph" w:styleId="DL1hustcode">
    <w:name w:val="DocLint hust code"/>
    <w:next w:val="DL1hustbody"/>
    <w:qFormat/>
    <w:pPr>
      <w:keepNext w:val="0"/>
      <w:keepLines w:val="1"/>
      <w:widowControl w:val="1"/>
      <w:snapToGrid w:val="0"/>
      <w:spacing w:line="260" w:lineRule="auto" w:before="120" w:after="120"/>
      <w:ind w:left="160" w:right="160" w:firstLine="0"/>
      <w:jc w:val="left"/>
    </w:pPr>
    <w:rPr>
      <w:rFonts w:ascii="Consolas" w:hAnsi="Consolas" w:cs="Consolas"/>
      <w:color w:val="000000"/>
      <w:sz w:val="21"/>
      <w:szCs w:val="21"/>
    </w:rPr>
  </w:style>
  <w:style w:type="paragraph" w:styleId="DL1hustheading1">
    <w:name w:val="DocLint hust heading 1"/>
    <w:next w:val="DL1hustbody"/>
    <w:qFormat/>
    <w:pPr>
      <w:keepNext w:val="1"/>
      <w:keepLines w:val="1"/>
      <w:widowControl w:val="1"/>
      <w:snapToGrid w:val="0"/>
      <w:spacing w:line="288" w:lineRule="auto" w:before="360" w:after="160"/>
      <w:ind w:left="0" w:right="0" w:firstLine="0"/>
      <w:jc w:val="left"/>
      <w:outlineLvl w:val="0"/>
    </w:pPr>
    <w:rPr>
      <w:rFonts w:ascii="Times New Roman" w:hAnsi="Times New Roman" w:cs="Times New Roman"/>
      <w:b w:val="1"/>
      <w:color w:val="000000"/>
      <w:sz w:val="32"/>
      <w:szCs w:val="32"/>
    </w:rPr>
  </w:style>
  <w:style w:type="paragraph" w:styleId="DL1hustreference">
    <w:name w:val="DocLint hust reference"/>
    <w:next w:val="DL1hustbody"/>
    <w:qFormat/>
    <w:pPr>
      <w:keepNext w:val="0"/>
      <w:keepLines w:val="0"/>
      <w:widowControl w:val="1"/>
      <w:snapToGrid w:val="0"/>
      <w:spacing w:line="360" w:lineRule="auto" w:before="0" w:after="80"/>
      <w:ind w:left="360" w:right="0" w:hanging="360"/>
      <w:jc w:val="both"/>
    </w:pPr>
    <w:rPr>
      <w:rFonts w:ascii="Times New Roman" w:hAnsi="Times New Roman" w:cs="Times New Roman"/>
      <w:color w:val="000000"/>
      <w:sz w:val="26"/>
      <w:szCs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